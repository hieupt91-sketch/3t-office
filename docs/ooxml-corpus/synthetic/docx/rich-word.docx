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0000001" w14:textId="77777777" w:rsidR="00A1B2C3" w:rsidRDefault="00A1B2C3">
      <w:pPr>
        <w:pStyle w:val="Heading1"/>
      </w:pPr>
      <w:r>
        <w:rPr>
          <w:b/>
        </w:rPr>
        <w:t>BÁO CÁO TỔNG KẾT NĂM 2026</w:t>
      </w:r>
    </w:p>
    <w:p w14:paraId="10000002" w14:textId="77777777" w:rsidR="00A1B2C3" w:rsidRDefault="00A1B2C3">
      <w:r>
        <w:rPr>
          <w:b/>
          <w:sz w:val="26"/>
        </w:rPr>
        <w:t xml:space="preserve">Kính gửi: </w:t>
      </w:r>
      <w:bookmarkStart w:id="0" w:name="NguoiNhan"/>
      <w:r>
        <w:rPr>
          <w:rFonts w:ascii="Times New Roman" w:hAnsi="Times New Roman"/>
          <w:sz w:val="26"/>
        </w:rPr>
        <w:t>Ban Giám đốc</w:t>
      </w:r>
      <w:bookmarkEnd w:id="0"/>
      <w:r>
        <w:rPr>
          <w:rFonts w:ascii="Times New Roman" w:hAnsi="Times New Roman"/>
          <w:sz w:val="26"/>
        </w:rPr>
        <w:t xml:space="preserve"> Công ty </w:t>
      </w:r>
      <w:r>
        <w:rPr>
          <w:i/>
        </w:rPr>
        <w:t>TN</w:t>
      </w:r>
      <w:r>
        <w:rPr>
          <w:b/>
          <w:color w:val="C00000"/>
        </w:rPr>
        <w:t>HH 3T</w:t>
      </w:r>
      <w:proofErr w:type="spellStart"/>
      <w:r>
        <w:rPr>
          <w:rFonts w:ascii="Times New Roman" w:hAnsi="Times New Roman"/>
          <w:sz w:val="26"/>
        </w:rPr>
        <w:t xml:space="preserve"> Việt Nam.</w:t>
      </w:r>
      <w:proofErr w:type="spellEnd"/>
    </w:p>
    <w:p w14:paraId="10000003" w14:textId="77777777" w:rsidR="00A1B2C3" w:rsidRDefault="00A1B2C3">
      <w:r>
        <w:rPr>
          <w:rFonts w:ascii="Times New Roman" w:hAnsi="Times New Roman"/>
          <w:sz w:val="26"/>
        </w:rPr>
        <w:t xml:space="preserve">Xem chi tiết tại </w:t>
      </w:r>
      <w:hyperlink r:id="rId20" w:history="1">
        <w:r>
          <w:rPr>
            <w:rStyle w:val="Hyperlink"/>
          </w:rPr>
          <w:t>trang web 3T</w:t>
        </w:r>
      </w:hyperlink>
      <w:r>
        <w:rPr>
          <w:rFonts w:ascii="Times New Roman" w:hAnsi="Times New Roman"/>
          <w:sz w:val="26"/>
        </w:rPr>
        <w:t>.</w:t>
      </w:r>
    </w:p>
    <w:p w14:paraId="10000004" w14:textId="77777777" w:rsidR="00A1B2C3" w:rsidRDefault="00A1B2C3">
      <w:r>
        <w:rPr>
          <w:rFonts w:ascii="Times New Roman" w:hAnsi="Times New Roman"/>
          <w:sz w:val="26"/>
        </w:rPr>
        <w:t xml:space="preserve">Trang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sz w:val="26"/>
        </w:rPr>
        <w:t xml:space="preserve"> / </w:t>
      </w:r>
      <w:fldSimple w:instr=" NUMPAGES ">
        <w:r>
          <w:t>3</w:t>
        </w:r>
      </w:fldSimple>
    </w:p>
    <w:p w14:paraId="10000005" w14:textId="77777777" w:rsidR="00A1B2C3" w:rsidRDefault="00A1B2C3">
      <w:r>
        <w:rPr>
          <w:rFonts w:ascii="Times New Roman" w:hAnsi="Times New Roman"/>
          <w:sz w:val="26"/>
        </w:rPr>
        <w:t xml:space="preserve">Nội dung </w:t>
      </w:r>
      <w:ins w:id="1" w:author="Trần Thị B" w:date="2026-10-20T09:00:00Z">
        <w:r>
          <w:t xml:space="preserve">đã bổ sung </w:t>
        </w:r>
      </w:ins>
      <w:del w:id="2" w:author="Trần Thị B" w:date="2026-10-20T09:01:00Z">
        <w:r>
          <w:delText xml:space="preserve">đã xóa </w:delText>
        </w:r>
      </w:del>
      <w:r>
        <w:rPr>
          <w:rFonts w:ascii="Times New Roman" w:hAnsi="Times New Roman"/>
          <w:sz w:val="26"/>
        </w:rPr>
        <w:t>theo góp ý.</w:t>
      </w:r>
    </w:p>
    <w:p w14:paraId="10000006" w14:textId="77777777" w:rsidR="00A1B2C3" w:rsidRDefault="00A1B2C3">
      <w:commentRangeStart w:id="0"/>
      <w:r>
        <w:rPr>
          <w:rFonts w:ascii="Times New Roman" w:hAnsi="Times New Roman"/>
          <w:sz w:val="26"/>
        </w:rPr>
        <w:t>Doanh thu tăng 15%</w:t>
      </w:r>
      <w:commentRangeEnd w:id="0"/>
      <w:r>
        <w:rPr>
          <w:rStyle w:val="CommentReference"/>
        </w:rPr>
        <w:commentReference w:id="0"/>
      </w:r>
      <w:r>
        <w:rPr>
          <w:rFonts w:ascii="Times New Roman" w:hAnsi="Times New Roman"/>
          <w:sz w:val="26"/>
        </w:rPr>
        <w:t xml:space="preserve"> so với năm trước.</w:t>
      </w:r>
    </w:p>
    <w:p w14:paraId="10000007" w14:textId="77777777" w:rsidR="00A1B2C3" w:rsidRDefault="00A1B2C3">
      <w:r>
        <w:rPr>
          <w:rFonts w:ascii="Times New Roman" w:hAnsi="Times New Roman"/>
          <w:sz w:val="26"/>
        </w:rPr>
        <w:t>Số liệu đã kiểm toán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6"/>
        </w:rPr>
        <w:t>.</w:t>
      </w:r>
    </w:p>
    <w:p w14:paraId="10000008" w14:textId="77777777" w:rsidR="00A1B2C3" w:rsidRDefault="00A1B2C3">
      <w:pPr>
        <w:jc w:val="center"/>
      </w:pPr>
      <w:r>
        <w:rPr>
          <w:noProof/>
        </w:rPr>
        <w:drawing>
          <wp:inline distT="0" distB="0" distL="0" distR="0" wp14:anchorId="1A2B3C4D" wp14:editId="5E6F7A8B">
            <wp:extent cx="1219200" cy="762000"/>
            <wp:effectExtent l="0" t="0" r="0" b="0"/>
            <wp:docPr id="1" name="Hình 1" descr="Logo đơn v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9" w14:textId="77777777" w:rsidR="00A1B2C3" w:rsidRDefault="00A1B2C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2" name="Hộp văn bả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Nội dung hộp văn bản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width:180pt;height:36pt">
                <v:textbox>
                  <w:txbxContent>
                    <w:p>
                      <w:r>
                        <w:t>Nội dung hộp văn bản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</w:rPr>
        <w:t>Đoạn có hộp văn bản.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6000" w:type="dxa"/>
            <w:gridSpan w:val="2"/>
            <w:shd w:val="clear" w:color="auto" w:fill="DDEBF7"/>
          </w:tcPr>
          <w:p w14:paraId="20000001" w14:textId="77777777" w:rsidR="00A1B2C3" w:rsidRDefault="00A1B2C3">
            <w:r>
              <w:rPr>
                <w:rFonts w:ascii="Times New Roman" w:hAnsi="Times New Roman"/>
                <w:sz w:val="26"/>
              </w:rPr>
              <w:t>Chỉ tiêu</w:t>
            </w:r>
          </w:p>
        </w:tc>
        <w:tc>
          <w:tcPr>
            <w:tcW w:w="3000" w:type="dxa"/>
          </w:tcPr>
          <w:p w14:paraId="20000002" w14:textId="77777777" w:rsidR="00A1B2C3" w:rsidRDefault="00A1B2C3">
            <w:r>
              <w:rPr>
                <w:rFonts w:ascii="Times New Roman" w:hAnsi="Times New Roman"/>
                <w:sz w:val="26"/>
              </w:rPr>
              <w:t>Giá trị</w:t>
            </w:r>
          </w:p>
        </w:tc>
      </w:tr>
      <w:tr>
        <w:tc>
          <w:tcPr>
            <w:tcW w:w="3000" w:type="dxa"/>
            <w:vMerge w:val="restart"/>
          </w:tcPr>
          <w:p w14:paraId="20000003" w14:textId="77777777" w:rsidR="00A1B2C3" w:rsidRDefault="00A1B2C3">
            <w:r>
              <w:rPr>
                <w:rFonts w:ascii="Times New Roman" w:hAnsi="Times New Roman"/>
                <w:sz w:val="26"/>
              </w:rPr>
              <w:t>Doanh thu</w:t>
            </w:r>
          </w:p>
        </w:tc>
        <w:tc>
          <w:tcPr>
            <w:tcW w:w="3000" w:type="dxa"/>
          </w:tcPr>
          <w:p w14:paraId="20000004" w14:textId="77777777" w:rsidR="00A1B2C3" w:rsidRDefault="00A1B2C3">
            <w:r>
              <w:rPr>
                <w:rFonts w:ascii="Times New Roman" w:hAnsi="Times New Roman"/>
                <w:sz w:val="26"/>
              </w:rPr>
              <w:t>Quý 3</w:t>
            </w:r>
          </w:p>
        </w:tc>
        <w:tc>
          <w:tcPr>
            <w:tcW w:w="3000" w:type="dxa"/>
          </w:tcPr>
          <w:p w14:paraId="20000005" w14:textId="77777777" w:rsidR="00A1B2C3" w:rsidRDefault="00A1B2C3">
            <w:r>
              <w:rPr>
                <w:rFonts w:ascii="Times New Roman" w:hAnsi="Times New Roman"/>
                <w:sz w:val="26"/>
              </w:rPr>
              <w:t>12,5 tỷ</w:t>
            </w:r>
          </w:p>
        </w:tc>
      </w:tr>
      <w:tr>
        <w:tc>
          <w:tcPr>
            <w:tcW w:w="3000" w:type="dxa"/>
            <w:vMerge/>
          </w:tcPr>
          <w:p w14:paraId="20000006" w14:textId="77777777" w:rsidR="00A1B2C3" w:rsidRDefault="00A1B2C3"/>
        </w:tc>
        <w:tc>
          <w:tcPr>
            <w:tcW w:w="3000" w:type="dxa"/>
          </w:tcPr>
          <w:p w14:paraId="20000007" w14:textId="77777777" w:rsidR="00A1B2C3" w:rsidRDefault="00A1B2C3">
            <w:r>
              <w:rPr>
                <w:rFonts w:ascii="Times New Roman" w:hAnsi="Times New Roman"/>
                <w:sz w:val="26"/>
              </w:rPr>
              <w:t>Quý 4</w:t>
            </w:r>
          </w:p>
        </w:tc>
        <w:tc>
          <w:tcPr>
            <w:tcW w:w="3000" w:type="dxa"/>
          </w:tcPr>
          <w:p w14:paraId="20000008" w14:textId="77777777" w:rsidR="00A1B2C3" w:rsidRDefault="00A1B2C3">
            <w:r>
              <w:rPr>
                <w:rFonts w:ascii="Times New Roman" w:hAnsi="Times New Roman"/>
                <w:sz w:val="26"/>
              </w:rPr>
              <w:t>14,1 tỷ</w:t>
            </w:r>
          </w:p>
        </w:tc>
      </w:tr>
    </w:tbl>
    <w:sdt>
      <w:sdtPr>
        <w:alias w:val="Ngày ký"/>
        <w:tag w:val="NgayKy"/>
        <w:id w:val="-1234567"/>
        <w:date w:fullDate="2026-10-23T00:00:00Z">
          <w:dateFormat w:val="dd/MM/yyyy"/>
          <w:lid w:val="vi-VN"/>
        </w:date>
      </w:sdtPr>
      <w:sdtContent>
        <w:p w14:paraId="30000001" w14:textId="77777777" w:rsidR="00A1B2C3" w:rsidRDefault="00A1B2C3">
          <w:r>
            <w:rPr>
              <w:rFonts w:ascii="Times New Roman" w:hAnsi="Times New Roman"/>
              <w:sz w:val="26"/>
            </w:rPr>
            <w:t>Ngày ký: 23/10/2026</w:t>
          </w:r>
        </w:p>
      </w:sdtContent>
    </w:sdt>
    <w:p w14:paraId="40000001" w14:textId="77777777" w:rsidR="00A1B2C3" w:rsidRDefault="00A1B2C3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6"/>
        </w:rPr>
        <w:t>Mục thứ nhất</w:t>
      </w:r>
    </w:p>
    <w:p w14:paraId="40000002" w14:textId="77777777" w:rsidR="00A1B2C3" w:rsidRDefault="00A1B2C3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6"/>
        </w:rPr>
        <w:t>Mục thứ hai</w:t>
      </w:r>
    </w:p>
    <w:p w14:paraId="40000003" w14:textId="77777777" w:rsidR="00A1B2C3" w:rsidRDefault="00A1B2C3">
      <w:r>
        <w:rPr>
          <w:rFonts w:ascii="Times New Roman" w:hAnsi="Times New Roman"/>
          <w:sz w:val="26"/>
        </w:rPr>
        <w:t>Công ty TNHH 3T Việt Nam — Công ty TNHH 3T</w:t>
      </w:r>
    </w:p>
    <w:sectPr w:rsidR="00A1B2C3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comment w:id="0" w:author="Nguyễn Văn A" w:date="2026-10-21T10:00:00Z" w:initials="NA">
    <w:p w14:paraId="50000001" w14:textId="77777777">
      <w:r>
        <w:rPr>
          <w:rStyle w:val="CommentReference"/>
        </w:rPr>
        <w:annotationRef/>
      </w:r>
      <w:r>
        <w:t>Cần nguồn số liệu cho Công ty TNHH 3T.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15:commentEx w15:paraId="5000000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font w:name="Times New Roman">
    <w:panose1 w:val="020206030504050203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p w14:paraId="60000002" w14:textId="77777777" w:rsidR="00A1B2C3" w:rsidRDefault="00A1B2C3">
    <w:pPr>
      <w:jc w:val="right"/>
    </w:pPr>
    <w:r>
      <w:rPr>
        <w:rFonts w:ascii="Times New Roman" w:hAnsi="Times New Roman"/>
        <w:sz w:val="26"/>
      </w:rPr>
      <w:t xml:space="preserve">Trang </w:t>
    </w:r>
    <w:fldSimple w:instr=" PAGE ">
      <w:r>
        <w:t>1</w:t>
      </w:r>
    </w:fldSimple>
    <w:r>
      <w:rPr>
        <w:rFonts w:ascii="Times New Roman" w:hAnsi="Times New Roman"/>
        <w:sz w:val="26"/>
      </w:rPr>
      <w:t xml:space="preserve"> — Công ty TNHH 3T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Theo báo cáo kiểm toán số 12/2026 của Công ty TNHH 3T.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p w14:paraId="60000001" w14:textId="77777777" w:rsidR="00A1B2C3" w:rsidRDefault="00A1B2C3">
    <w:pPr>
      <w:pStyle w:val="Header"/>
    </w:pPr>
    <w:r>
      <w:rPr>
        <w:noProof/>
      </w:rPr>
      <w:drawing>
        <wp:inline distT="0" distB="0" distL="0" distR="0" wp14:anchorId="1A2B3C4D" wp14:editId="5E6F7A8B">
          <wp:extent cx="609600" cy="381000"/>
          <wp:effectExtent l="0" t="0" r="0" b="0"/>
          <wp:docPr id="3" name="Logo header" descr="Logo đơn v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sz w:val="26"/>
      </w:rPr>
      <w:t xml:space="preserve">  CÔNG TY TNHH 3T — Văn bản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abstractNum w:abstractNumId="0" w15:restartNumberingAfterBreak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15:person w15:author="Nguyễn Văn A">
    <w15:presenceInfo w15:providerId="None" w15:userId="Nguyễn Văn A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zoom w:percent="11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A1B2C3"/>
    <w:rsid w:val="00A1B2C3"/>
  </w:rsids>
  <w:themeFontLang w:val="vi-VN"/>
  <w:decimalSymbol w:val=","/>
  <w:listSeparator w:val=";"/>
  <w15:docId w15:val="{1D2C3B4A-0000-4000-8000-000000000003}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docDefaults>
    <w:rPrDefault>
      <w:rPr>
        <w:rFonts w:asciiTheme="minorHAnsi" w:hAnsiTheme="minorHAnsi"/>
        <w:sz w:val="24"/>
        <w:lang w:val="vi-V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8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</w:tblPr>
  </w:style>
  <w:style w:type="table" w:styleId="TableGrid">
    <w:name w:val="Table Grid"/>
    <w:basedOn w:val="TableNormal"/>
    <w:tblPr>
      <w:tblBorders>
        <w:top w:val="single" w:sz="4" w:space="0" w:color="auto"/>
      </w:tblBorders>
    </w:tblPr>
  </w:style>
</w:styles>
</file>

<file path=word/webSettings.xml><?xml version="1.0" encoding="utf-8"?>
<w:web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customXml" Target="../customXml/item1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notes" Target="footnotes.xml"/><Relationship Id="rId11" Type="http://schemas.openxmlformats.org/officeDocument/2006/relationships/endnotes" Target="endnotes.xml"/><Relationship Id="rId12" Type="http://schemas.openxmlformats.org/officeDocument/2006/relationships/comments" Target="comments.xml"/><Relationship Id="rId13" Type="http://schemas.microsoft.com/office/2011/relationships/commentsExtended" Target="commentsExtended.xml"/><Relationship Id="rId14" Type="http://schemas.microsoft.com/office/2011/relationships/people" Target="people.xml"/><Relationship Id="rId20" Type="http://schemas.openxmlformats.org/officeDocument/2006/relationships/hyperlink" Target="https://3t.vn/bao-cao?nam=2026&amp;loai=tong-ket" TargetMode="External"/><Relationship Id="rId2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hoSo xmlns="urn:3t:hoso">
  <ma>HS-2026-0042</ma>
  <nguoiKy>Nguyễn Văn A</nguoiKy>
</hoSo>
</file>

<file path=customXml/itemProps1.xml><?xml version="1.0" encoding="utf-8"?>
<ds:datastoreItem xmlns:ds="http://schemas.openxmlformats.org/officeDocument/2006/customXml" ds:itemID="{6E3F1C2A-1111-4C3B-9D21-0000000000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120</Words>
  <Application>Microsoft Office Word</Application>
  <DocSecurity>0</DocSecurity>
  <Company>Công ty TNHH 3T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kết năm 2026</dc:title>
  <dc:creator>Phòng Kế toán 3T</dc:creator>
  <cp:lastModifiedBy>Phòng Kế toán 3T</cp:lastModifiedBy>
  <dcterms:created xsi:type="dcterms:W3CDTF">2026-10-01T08:00:00Z</dcterms:created>
  <dcterms:modified xsi:type="dcterms:W3CDTF">2026-10-20T10:15:00Z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HoSo">
    <vt:lpwstr>HS-2026-0042</vt:lpwstr>
  </property>
  <property fmtid="{D5CDD505-2E9C-101B-9397-08002B2CF9AE}" pid="3" name="DaDuyet">
    <vt:bool>true</vt:bool>
  </property>
</Properties>
</file>