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Biên bản rà soát ngân sách quý III</w:t>
      </w:r>
    </w:p>
    <w:p>
      <w:pPr>
        <w:pStyle w:val="BodyText"/>
        <w:bidi w:val="0"/>
        <w:spacing w:lineRule="auto" w:line="276" w:before="0" w:after="120"/>
        <w:jc w:val="left"/>
        <w:rPr/>
      </w:pPr>
      <w:r>
        <w:rPr/>
        <w:t xml:space="preserve">Kính gửi Ban Giám đốc. Phòng kế toán đã hoàn thành </w:t>
      </w:r>
      <w:del w:id="0" w:author="Nguyen Van An" w:date="2026-09-05T08:16:00Z">
        <w:r>
          <w:rPr/>
          <w:delText xml:space="preserve">bản nháp nội bộ </w:delText>
        </w:r>
      </w:del>
      <w:ins w:id="1" w:author="Nguyen Van An" w:date="2026-09-05T08:15:00Z">
        <w:r>
          <w:rPr/>
          <w:t xml:space="preserve">theo yêu cầu khẩn </w:t>
        </w:r>
      </w:ins>
      <w:r>
        <w:rPr/>
        <w:t>báo cáo quý III.</w:t>
      </w:r>
    </w:p>
    <w:p>
      <w:pPr>
        <w:pStyle w:val="BodyText"/>
        <w:bidi w:val="0"/>
        <w:spacing w:lineRule="auto" w:line="276" w:before="0" w:after="0"/>
        <w:jc w:val="left"/>
        <w:rPr/>
      </w:pPr>
      <w:r>
        <w:rPr/>
        <w:t>Người lập: Nguyễn Thị Bình. Ngày lập: 05/09/2026.</w:t>
      </w:r>
    </w:p>
    <w:sectPr>
      <w:type w:val="nextPage"/>
      <w:pgSz w:w="11906" w:h="16838"/>
      <w:pgMar w:left="1417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compat>
    <w:noLeading/>
    <w:doNotExpandShiftReturn/>
    <w:usePrinterMetrics/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sz w:val="36"/>
    </w:rPr>
  </w:style>
  <w:style w:type="paragraph" w:styleId="Heading">
    <w:name w:val="Heading"/>
    <w:basedOn w:val="Normal"/>
    <w:next w:val="BodyText"/>
    <w:qFormat/>
    <w:pPr>
      <w:keepNext w:val="true"/>
    </w:pPr>
    <w:rPr>
      <w:b/>
    </w:rPr>
  </w:style>
  <w:style w:type="paragraph" w:styleId="BodyText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